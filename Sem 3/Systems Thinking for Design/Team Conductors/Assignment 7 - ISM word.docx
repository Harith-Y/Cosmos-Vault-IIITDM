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single"/>
          <w:shd w:fill="auto" w:val="clear"/>
          <w:vertAlign w:val="baseline"/>
          <w:rtl w:val="0"/>
        </w:rPr>
        <w:t xml:space="preserve">Team Conductors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single"/>
          <w:shd w:fill="auto" w:val="clear"/>
          <w:vertAlign w:val="baseline"/>
          <w:rtl w:val="0"/>
        </w:rPr>
        <w:t xml:space="preserve">Assignments – 7</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96"/>
          <w:szCs w:val="96"/>
          <w:u w:val="singl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52"/>
          <w:szCs w:val="52"/>
          <w:u w:val="none"/>
          <w:shd w:fill="auto" w:val="clear"/>
          <w:vertAlign w:val="baseline"/>
        </w:rPr>
      </w:pPr>
      <w:r w:rsidDel="00000000" w:rsidR="00000000" w:rsidRPr="00000000">
        <w:rPr>
          <w:rFonts w:ascii="Carlito" w:cs="Carlito" w:eastAsia="Carlito" w:hAnsi="Carlito"/>
          <w:b w:val="1"/>
          <w:i w:val="0"/>
          <w:smallCaps w:val="0"/>
          <w:strike w:val="0"/>
          <w:color w:val="000000"/>
          <w:sz w:val="52"/>
          <w:szCs w:val="52"/>
          <w:u w:val="none"/>
          <w:shd w:fill="auto" w:val="clear"/>
          <w:vertAlign w:val="baseline"/>
          <w:rtl w:val="0"/>
        </w:rPr>
        <w:t xml:space="preserve">Barath Dharshan – CS23I1005</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52"/>
          <w:szCs w:val="52"/>
          <w:u w:val="none"/>
          <w:shd w:fill="auto" w:val="clear"/>
          <w:vertAlign w:val="baseline"/>
        </w:rPr>
      </w:pPr>
      <w:r w:rsidDel="00000000" w:rsidR="00000000" w:rsidRPr="00000000">
        <w:rPr>
          <w:rFonts w:ascii="Carlito" w:cs="Carlito" w:eastAsia="Carlito" w:hAnsi="Carlito"/>
          <w:b w:val="1"/>
          <w:i w:val="0"/>
          <w:smallCaps w:val="0"/>
          <w:strike w:val="0"/>
          <w:color w:val="000000"/>
          <w:sz w:val="52"/>
          <w:szCs w:val="52"/>
          <w:u w:val="none"/>
          <w:shd w:fill="auto" w:val="clear"/>
          <w:vertAlign w:val="baseline"/>
          <w:rtl w:val="0"/>
        </w:rPr>
        <w:t xml:space="preserve">Bhadresh – CS23I1014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52"/>
          <w:szCs w:val="52"/>
          <w:u w:val="none"/>
          <w:shd w:fill="auto" w:val="clear"/>
          <w:vertAlign w:val="baseline"/>
        </w:rPr>
      </w:pPr>
      <w:r w:rsidDel="00000000" w:rsidR="00000000" w:rsidRPr="00000000">
        <w:rPr>
          <w:rFonts w:ascii="Carlito" w:cs="Carlito" w:eastAsia="Carlito" w:hAnsi="Carlito"/>
          <w:b w:val="1"/>
          <w:i w:val="0"/>
          <w:smallCaps w:val="0"/>
          <w:strike w:val="0"/>
          <w:color w:val="000000"/>
          <w:sz w:val="52"/>
          <w:szCs w:val="52"/>
          <w:u w:val="none"/>
          <w:shd w:fill="auto" w:val="clear"/>
          <w:vertAlign w:val="baseline"/>
          <w:rtl w:val="0"/>
        </w:rPr>
        <w:t xml:space="preserve">Aditya Lokesh – CS23I1029</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52"/>
          <w:szCs w:val="52"/>
          <w:u w:val="none"/>
          <w:shd w:fill="auto" w:val="clear"/>
          <w:vertAlign w:val="baseline"/>
        </w:rPr>
      </w:pPr>
      <w:r w:rsidDel="00000000" w:rsidR="00000000" w:rsidRPr="00000000">
        <w:rPr>
          <w:rFonts w:ascii="Carlito" w:cs="Carlito" w:eastAsia="Carlito" w:hAnsi="Carlito"/>
          <w:b w:val="1"/>
          <w:i w:val="0"/>
          <w:smallCaps w:val="0"/>
          <w:strike w:val="0"/>
          <w:color w:val="000000"/>
          <w:sz w:val="52"/>
          <w:szCs w:val="52"/>
          <w:u w:val="none"/>
          <w:shd w:fill="auto" w:val="clear"/>
          <w:vertAlign w:val="baseline"/>
          <w:rtl w:val="0"/>
        </w:rPr>
        <w:t xml:space="preserve">Harith – CS23I1027</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rlito" w:cs="Carlito" w:eastAsia="Carlito" w:hAnsi="Carlito"/>
          <w:b w:val="1"/>
          <w:i w:val="0"/>
          <w:smallCaps w:val="0"/>
          <w:strike w:val="0"/>
          <w:color w:val="000000"/>
          <w:sz w:val="60"/>
          <w:szCs w:val="60"/>
          <w:u w:val="none"/>
          <w:shd w:fill="auto" w:val="clear"/>
          <w:vertAlign w:val="baseline"/>
        </w:rPr>
      </w:pPr>
      <w:r w:rsidDel="00000000" w:rsidR="00000000" w:rsidRPr="00000000">
        <w:rPr>
          <w:rFonts w:ascii="Carlito" w:cs="Carlito" w:eastAsia="Carlito" w:hAnsi="Carlito"/>
          <w:b w:val="1"/>
          <w:i w:val="0"/>
          <w:smallCaps w:val="0"/>
          <w:strike w:val="0"/>
          <w:color w:val="000000"/>
          <w:sz w:val="52"/>
          <w:szCs w:val="52"/>
          <w:u w:val="none"/>
          <w:shd w:fill="auto" w:val="clear"/>
          <w:vertAlign w:val="baseline"/>
          <w:rtl w:val="0"/>
        </w:rPr>
        <w:t xml:space="preserve">Prasanna Kumar M – CS23B1011</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sectPr>
          <w:headerReference r:id="rId7" w:type="default"/>
          <w:footerReference r:id="rId8" w:type="default"/>
          <w:pgSz w:h="16840" w:w="1190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12" w:right="0" w:hanging="312"/>
        <w:jc w:val="left"/>
        <w:rPr>
          <w:rFonts w:ascii="Bahnschrift Light" w:cs="Bahnschrift Light" w:eastAsia="Bahnschrift Light" w:hAnsi="Bahnschrift Light"/>
          <w:b w:val="1"/>
          <w:i w:val="0"/>
          <w:smallCaps w:val="0"/>
          <w:strike w:val="0"/>
          <w:color w:val="000000"/>
          <w:sz w:val="40"/>
          <w:szCs w:val="40"/>
          <w:u w:val="single"/>
          <w:shd w:fill="auto" w:val="clear"/>
          <w:vertAlign w:val="baseline"/>
        </w:rPr>
      </w:pPr>
      <w:r w:rsidDel="00000000" w:rsidR="00000000" w:rsidRPr="00000000">
        <w:rPr>
          <w:rFonts w:ascii="Bahnschrift Light" w:cs="Bahnschrift Light" w:eastAsia="Bahnschrift Light" w:hAnsi="Bahnschrift Light"/>
          <w:b w:val="1"/>
          <w:i w:val="0"/>
          <w:smallCaps w:val="0"/>
          <w:strike w:val="0"/>
          <w:color w:val="000000"/>
          <w:sz w:val="40"/>
          <w:szCs w:val="40"/>
          <w:u w:val="single"/>
          <w:shd w:fill="auto" w:val="clear"/>
          <w:vertAlign w:val="baseline"/>
          <w:rtl w:val="0"/>
        </w:rPr>
        <w:t xml:space="preserve">Expected Behaviour and Structure of our product in the graphical form.</w:t>
      </w:r>
      <w:sdt>
        <w:sdtPr>
          <w:id w:val="1316140419"/>
          <w:tag w:val="goog_rdk_0"/>
        </w:sdtPr>
        <w:sdtContent>
          <w:del w:author="Shyam Sharwan" w:id="0" w:date="2025-08-30T16:41:35Z">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609599</wp:posOffset>
                  </wp:positionV>
                  <wp:extent cx="5640910" cy="4275029"/>
                  <wp:effectExtent b="0" l="0" r="0" t="0"/>
                  <wp:wrapSquare wrapText="bothSides" distB="152400" distT="152400" distL="152400" distR="152400"/>
                  <wp:docPr descr="pasted-image.png" id="1073741836" name="image2.png"/>
                  <a:graphic>
                    <a:graphicData uri="http://schemas.openxmlformats.org/drawingml/2006/picture">
                      <pic:pic>
                        <pic:nvPicPr>
                          <pic:cNvPr descr="pasted-image.png" id="0" name="image2.png"/>
                          <pic:cNvPicPr preferRelativeResize="0"/>
                        </pic:nvPicPr>
                        <pic:blipFill>
                          <a:blip r:embed="rId9"/>
                          <a:srcRect b="0" l="0" r="0" t="0"/>
                          <a:stretch>
                            <a:fillRect/>
                          </a:stretch>
                        </pic:blipFill>
                        <pic:spPr>
                          <a:xfrm>
                            <a:off x="0" y="0"/>
                            <a:ext cx="5640910" cy="4275029"/>
                          </a:xfrm>
                          <a:prstGeom prst="rect"/>
                          <a:ln/>
                        </pic:spPr>
                      </pic:pic>
                    </a:graphicData>
                  </a:graphic>
                </wp:anchor>
              </w:drawing>
            </w:r>
          </w:del>
        </w:sdtContent>
      </w:sdt>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rFonts w:ascii="Bahnschrift Light" w:cs="Bahnschrift Light" w:eastAsia="Bahnschrift Light" w:hAnsi="Bahnschrift Ligh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hnschrift Light" w:cs="Bahnschrift Light" w:eastAsia="Bahnschrift Light" w:hAnsi="Bahnschrift Ligh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1)Every native and non-native speaker should know/be able to understand:</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Bus stop name</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Bus number</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Bus route  </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Bus fare</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Basic etiquettes(Don’t litter, Give appropriate change, etc…)</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Bus schedules</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Seating arrangements(separation of genders, place for old/PWD people)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2)Modern Transaction Methods(UPI)/QR:</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Sorting &amp; Dispensing denominations (Solves conductor’s problems, for non-mobile holders ex: school students)</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Pre-booking using a QR code(For mobile holders, the conductor would check validity)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3)Visual Route Maps with Color Coding:</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Map each location to a number and make it universal.</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bus would contain a display containing these numbers.(When the location is reached the number corresponding to it will light up)</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colour of the number will change according to the proximity of the destination.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4)Audio Announcement System:</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Mainly aimed at colour-blind people/blind people.</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Announcements will be made in regional + 2 of the most commonly used languages(English and Hindi).</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status of the arrival at the stop will be announced periodically.</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understandable accent would be used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5)Mobile App with Language Support</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Should be available in multiple Indian languages.</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Should contain information on routes, fares, seat availability, bus stops etc..</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Support for pre-booking</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32" w:right="0" w:hanging="23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Help convey information (for example, to the conductor - Type out what you want in the app, it should translate to the language of the conductor. Generic things can be made available already)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sectPr>
          <w:headerReference r:id="rId10" w:type="default"/>
          <w:type w:val="nextPage"/>
          <w:pgSz w:h="16840" w:w="11900" w:orient="portrait"/>
          <w:pgMar w:bottom="1440" w:top="1440" w:left="1800" w:right="1800" w:header="720" w:footer="72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hnschrift Light" w:cs="Bahnschrift Light" w:eastAsia="Bahnschrift Light" w:hAnsi="Bahnschrift Light"/>
          <w:b w:val="0"/>
          <w:i w:val="0"/>
          <w:smallCaps w:val="0"/>
          <w:strike w:val="0"/>
          <w:color w:val="000000"/>
          <w:sz w:val="40"/>
          <w:szCs w:val="40"/>
          <w:u w:val="none"/>
          <w:shd w:fill="auto" w:val="clear"/>
          <w:vertAlign w:val="baseline"/>
        </w:rPr>
      </w:pPr>
      <w:r w:rsidDel="00000000" w:rsidR="00000000" w:rsidRPr="00000000">
        <w:rPr>
          <w:rFonts w:ascii="Bahnschrift Light" w:cs="Bahnschrift Light" w:eastAsia="Bahnschrift Light" w:hAnsi="Bahnschrift Light"/>
          <w:b w:val="0"/>
          <w:i w:val="0"/>
          <w:smallCaps w:val="0"/>
          <w:strike w:val="0"/>
          <w:color w:val="000000"/>
          <w:sz w:val="40"/>
          <w:szCs w:val="40"/>
          <w:u w:val="none"/>
          <w:shd w:fill="auto" w:val="clear"/>
          <w:vertAlign w:val="baseline"/>
          <w:rtl w:val="0"/>
        </w:rPr>
        <w:t xml:space="preserve">2)</w:t>
      </w:r>
      <w:r w:rsidDel="00000000" w:rsidR="00000000" w:rsidRPr="00000000">
        <w:rPr>
          <w:rFonts w:ascii="Bahnschrift Light" w:cs="Bahnschrift Light" w:eastAsia="Bahnschrift Light" w:hAnsi="Bahnschrift Light"/>
          <w:b w:val="1"/>
          <w:i w:val="0"/>
          <w:smallCaps w:val="0"/>
          <w:strike w:val="0"/>
          <w:color w:val="000000"/>
          <w:sz w:val="40"/>
          <w:szCs w:val="40"/>
          <w:u w:val="single"/>
          <w:shd w:fill="auto" w:val="clear"/>
          <w:vertAlign w:val="baseline"/>
          <w:rtl w:val="0"/>
        </w:rPr>
        <w:t xml:space="preserve">Key Functions in our system:</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bl>
      <w:tblPr>
        <w:tblStyle w:val="Table1"/>
        <w:tblW w:w="8499.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987"/>
        <w:gridCol w:w="5512"/>
        <w:tblGridChange w:id="0">
          <w:tblGrid>
            <w:gridCol w:w="2987"/>
            <w:gridCol w:w="5512"/>
          </w:tblGrid>
        </w:tblGridChange>
      </w:tblGrid>
      <w:tr>
        <w:trPr>
          <w:cantSplit w:val="0"/>
          <w:trHeight w:val="523" w:hRule="atLeast"/>
          <w:tblHeader w:val="0"/>
        </w:trPr>
        <w:tc>
          <w:tcPr>
            <w:tcBorders>
              <w:top w:color="000000" w:space="0" w:sz="4" w:val="single"/>
              <w:left w:color="000000" w:space="0" w:sz="4" w:val="single"/>
              <w:bottom w:color="000000" w:space="0" w:sz="4" w:val="single"/>
              <w:right w:color="000000" w:space="0" w:sz="4" w:val="single"/>
            </w:tcBorders>
            <w:shd w:fill="e2efda" w:val="clear"/>
            <w:tcMar>
              <w:top w:w="80.0" w:type="dxa"/>
              <w:left w:w="80.0" w:type="dxa"/>
              <w:bottom w:w="80.0" w:type="dxa"/>
              <w:right w:w="80.0" w:type="dxa"/>
            </w:tcMa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KEY FUNCTIONS(REQUIREMENTS)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2efda" w:val="clear"/>
            <w:tcMar>
              <w:top w:w="80.0" w:type="dxa"/>
              <w:left w:w="80.0" w:type="dxa"/>
              <w:bottom w:w="80.0" w:type="dxa"/>
              <w:right w:w="80.0" w:type="dxa"/>
            </w:tcMa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TO FULFILL</w:t>
            </w:r>
            <w:r w:rsidDel="00000000" w:rsidR="00000000" w:rsidRPr="00000000">
              <w:rPr>
                <w:rtl w:val="0"/>
              </w:rPr>
            </w:r>
          </w:p>
        </w:tc>
      </w:tr>
      <w:tr>
        <w:trPr>
          <w:cantSplit w:val="0"/>
          <w:trHeight w:val="1006" w:hRule="atLeast"/>
          <w:tblHeader w:val="0"/>
        </w:trPr>
        <w:tc>
          <w:tcPr>
            <w:tcBorders>
              <w:top w:color="000000" w:space="0" w:sz="4" w:val="single"/>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Multi-lingual Support for Passengers</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Linguistic Barrier</w:t>
            </w:r>
            <w:r w:rsidDel="00000000" w:rsidR="00000000" w:rsidRPr="00000000">
              <w:rPr>
                <w:rtl w:val="0"/>
              </w:rPr>
            </w:r>
          </w:p>
        </w:tc>
      </w:tr>
      <w:tr>
        <w:trPr>
          <w:cantSplit w:val="0"/>
          <w:trHeight w:val="1011"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 Transaction Methods(UPI)/QR</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Denomination</w:t>
            </w:r>
            <w:r w:rsidDel="00000000" w:rsidR="00000000" w:rsidRPr="00000000">
              <w:rPr>
                <w:rtl w:val="0"/>
              </w:rPr>
            </w:r>
          </w:p>
        </w:tc>
      </w:tr>
      <w:tr>
        <w:trPr>
          <w:cantSplit w:val="0"/>
          <w:trHeight w:val="1011"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Route Maps with Color Coding</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Looking for Signage Clarity</w:t>
            </w:r>
            <w:r w:rsidDel="00000000" w:rsidR="00000000" w:rsidRPr="00000000">
              <w:rPr>
                <w:rtl w:val="0"/>
              </w:rPr>
            </w:r>
          </w:p>
        </w:tc>
      </w:tr>
      <w:tr>
        <w:trPr>
          <w:cantSplit w:val="0"/>
          <w:trHeight w:val="751"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Announcement System</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 who have trouble in reading</w:t>
            </w:r>
            <w:r w:rsidDel="00000000" w:rsidR="00000000" w:rsidRPr="00000000">
              <w:rPr>
                <w:rtl w:val="0"/>
              </w:rPr>
            </w:r>
          </w:p>
        </w:tc>
      </w:tr>
      <w:tr>
        <w:trPr>
          <w:cantSplit w:val="0"/>
          <w:trHeight w:val="1184"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Mechanism for Non-Native Speakers</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 in improving services for demographic</w:t>
            </w:r>
            <w:r w:rsidDel="00000000" w:rsidR="00000000" w:rsidRPr="00000000">
              <w:rPr>
                <w:rtl w:val="0"/>
              </w:rPr>
            </w:r>
          </w:p>
        </w:tc>
      </w:tr>
      <w:tr>
        <w:trPr>
          <w:cantSplit w:val="0"/>
          <w:trHeight w:val="1011"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App with Language Support</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chat features that answers frequently asked questions</w:t>
            </w:r>
            <w:r w:rsidDel="00000000" w:rsidR="00000000" w:rsidRPr="00000000">
              <w:rPr>
                <w:rtl w:val="0"/>
              </w:rPr>
            </w:r>
          </w:p>
        </w:tc>
      </w:tr>
      <w:tr>
        <w:trPr>
          <w:cantSplit w:val="0"/>
          <w:trHeight w:val="751"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Translation Tool</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for conductors, tool that translate most common phrases</w:t>
            </w:r>
            <w:r w:rsidDel="00000000" w:rsidR="00000000" w:rsidRPr="00000000">
              <w:rPr>
                <w:rtl w:val="0"/>
              </w:rPr>
            </w:r>
          </w:p>
        </w:tc>
      </w:tr>
      <w:tr>
        <w:trPr>
          <w:cantSplit w:val="0"/>
          <w:trHeight w:val="1184"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Pictographs</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Universal icons to indicate most common services ( understand regardless of language)</w:t>
            </w:r>
            <w:r w:rsidDel="00000000" w:rsidR="00000000" w:rsidRPr="00000000">
              <w:rPr>
                <w:rtl w:val="0"/>
              </w:rPr>
            </w:r>
          </w:p>
        </w:tc>
      </w:tr>
      <w:tr>
        <w:trPr>
          <w:cantSplit w:val="0"/>
          <w:trHeight w:val="523" w:hRule="atLeast"/>
          <w:tblHeader w:val="0"/>
        </w:trPr>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 Coded  System</w:t>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Fare understanding/Zones/Stops better</w:t>
            </w:r>
            <w:r w:rsidDel="00000000" w:rsidR="00000000" w:rsidRPr="00000000">
              <w:rPr>
                <w:rtl w:val="0"/>
              </w:rPr>
            </w:r>
          </w:p>
        </w:tc>
      </w:tr>
      <w:tr>
        <w:trPr>
          <w:cantSplit w:val="0"/>
          <w:trHeight w:val="523" w:hRule="atLeast"/>
          <w:tblHeader w:val="0"/>
        </w:trPr>
        <w:tc>
          <w:tcPr>
            <w:tcBorders>
              <w:top w:color="000000" w:space="0" w:sz="0" w:val="nil"/>
              <w:left w:color="000000" w:space="0" w:sz="4" w:val="single"/>
              <w:bottom w:color="000000" w:space="0" w:sz="4" w:val="single"/>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Frequency Chart in Bus Stops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dae3f3" w:val="clear"/>
            <w:tcMar>
              <w:top w:w="80.0" w:type="dxa"/>
              <w:left w:w="80.0" w:type="dxa"/>
              <w:bottom w:w="80.0" w:type="dxa"/>
              <w:right w:w="80.0" w:type="dxa"/>
            </w:tcMa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people in managing time better</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12" w:right="0" w:hanging="312"/>
        <w:jc w:val="left"/>
        <w:rPr>
          <w:rFonts w:ascii="Bahnschrift Light" w:cs="Bahnschrift Light" w:eastAsia="Bahnschrift Light" w:hAnsi="Bahnschrift Light"/>
          <w:b w:val="1"/>
          <w:i w:val="0"/>
          <w:smallCaps w:val="0"/>
          <w:strike w:val="0"/>
          <w:color w:val="000000"/>
          <w:sz w:val="40"/>
          <w:szCs w:val="40"/>
          <w:u w:val="single"/>
          <w:shd w:fill="auto" w:val="clear"/>
          <w:vertAlign w:val="baseline"/>
        </w:rPr>
      </w:pPr>
      <w:r w:rsidDel="00000000" w:rsidR="00000000" w:rsidRPr="00000000">
        <w:rPr>
          <w:rFonts w:ascii="Bahnschrift Light" w:cs="Bahnschrift Light" w:eastAsia="Bahnschrift Light" w:hAnsi="Bahnschrift Light"/>
          <w:b w:val="1"/>
          <w:i w:val="0"/>
          <w:smallCaps w:val="0"/>
          <w:strike w:val="0"/>
          <w:color w:val="000000"/>
          <w:sz w:val="40"/>
          <w:szCs w:val="40"/>
          <w:u w:val="single"/>
          <w:shd w:fill="auto" w:val="clear"/>
          <w:vertAlign w:val="baseline"/>
          <w:rtl w:val="0"/>
        </w:rPr>
        <w:t xml:space="preserve">ISM CONSTRUCTION FOR OUR PRODUCT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STEP 1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REQUIREMENT MATRIX  A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5271135" cy="3173096"/>
            <wp:effectExtent b="0" l="0" r="0" t="0"/>
            <wp:docPr descr="Screenshot 2024-11-15 155700" id="1073741833" name="image6.png"/>
            <a:graphic>
              <a:graphicData uri="http://schemas.openxmlformats.org/drawingml/2006/picture">
                <pic:pic>
                  <pic:nvPicPr>
                    <pic:cNvPr descr="Screenshot 2024-11-15 155700" id="0" name="image6.png"/>
                    <pic:cNvPicPr preferRelativeResize="0"/>
                  </pic:nvPicPr>
                  <pic:blipFill>
                    <a:blip r:embed="rId11"/>
                    <a:srcRect b="0" l="0" r="0" t="0"/>
                    <a:stretch>
                      <a:fillRect/>
                    </a:stretch>
                  </pic:blipFill>
                  <pic:spPr>
                    <a:xfrm>
                      <a:off x="0" y="0"/>
                      <a:ext cx="5271135" cy="317309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5161280" cy="1285875"/>
            <wp:effectExtent b="0" l="0" r="0" t="0"/>
            <wp:docPr descr="Screenshot 2024-11-15 162803" id="1073741832" name="image7.png"/>
            <a:graphic>
              <a:graphicData uri="http://schemas.openxmlformats.org/drawingml/2006/picture">
                <pic:pic>
                  <pic:nvPicPr>
                    <pic:cNvPr descr="Screenshot 2024-11-15 162803" id="0" name="image7.png"/>
                    <pic:cNvPicPr preferRelativeResize="0"/>
                  </pic:nvPicPr>
                  <pic:blipFill>
                    <a:blip r:embed="rId12"/>
                    <a:srcRect b="0" l="2108" r="0" t="0"/>
                    <a:stretch>
                      <a:fillRect/>
                    </a:stretch>
                  </pic:blipFill>
                  <pic:spPr>
                    <a:xfrm>
                      <a:off x="0" y="0"/>
                      <a:ext cx="516128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STEP 2 :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REPLACE WITH 0 AND 1 ON REQUIREMENT MATRIX TO GET REACHABILITY MATRIX :  (A+I)</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5270373" cy="2970039"/>
            <wp:effectExtent b="0" l="0" r="0" t="0"/>
            <wp:docPr descr="Screenshot 2024-11-15 155718" id="1073741834" name="image3.png"/>
            <a:graphic>
              <a:graphicData uri="http://schemas.openxmlformats.org/drawingml/2006/picture">
                <pic:pic>
                  <pic:nvPicPr>
                    <pic:cNvPr descr="Screenshot 2024-11-15 155718" id="0" name="image3.png"/>
                    <pic:cNvPicPr preferRelativeResize="0"/>
                  </pic:nvPicPr>
                  <pic:blipFill>
                    <a:blip r:embed="rId13"/>
                    <a:srcRect b="0" l="0" r="0" t="0"/>
                    <a:stretch>
                      <a:fillRect/>
                    </a:stretch>
                  </pic:blipFill>
                  <pic:spPr>
                    <a:xfrm>
                      <a:off x="0" y="0"/>
                      <a:ext cx="5270373" cy="29700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WHERE,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NO OF OUTDEGREE : DRIVING POWER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NO OF INDEGREE : DEPENDENCE POWER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singl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single"/>
          <w:shd w:fill="auto" w:val="clear"/>
          <w:vertAlign w:val="baseline"/>
          <w:rtl w:val="0"/>
        </w:rPr>
        <w:t xml:space="preserve">INFERENCE: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Multilingual support for passengers received the highest out-degree , which seems to be the powerful driving factor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STEP 3 :MULTIPLY (A+I) itself until reaching a saturation point to get  (R):FINAL REACHABILTY MATRIX</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-98424</wp:posOffset>
            </wp:positionH>
            <wp:positionV relativeFrom="paragraph">
              <wp:posOffset>135888</wp:posOffset>
            </wp:positionV>
            <wp:extent cx="4824730" cy="3667760"/>
            <wp:effectExtent b="0" l="0" r="0" t="0"/>
            <wp:wrapSquare wrapText="bothSides" distB="57150" distT="57150" distL="57150" distR="57150"/>
            <wp:docPr descr="Screenshot 2024-11-15 155747" id="1073741839" name="image4.png"/>
            <a:graphic>
              <a:graphicData uri="http://schemas.openxmlformats.org/drawingml/2006/picture">
                <pic:pic>
                  <pic:nvPicPr>
                    <pic:cNvPr descr="Screenshot 2024-11-15 155747" id="0" name="image4.png"/>
                    <pic:cNvPicPr preferRelativeResize="0"/>
                  </pic:nvPicPr>
                  <pic:blipFill>
                    <a:blip r:embed="rId14"/>
                    <a:srcRect b="0" l="0" r="0" t="0"/>
                    <a:stretch>
                      <a:fillRect/>
                    </a:stretch>
                  </pic:blipFill>
                  <pic:spPr>
                    <a:xfrm>
                      <a:off x="0" y="0"/>
                      <a:ext cx="4824730" cy="3667760"/>
                    </a:xfrm>
                    <a:prstGeom prst="rect"/>
                    <a:ln/>
                  </pic:spPr>
                </pic:pic>
              </a:graphicData>
            </a:graphic>
          </wp:anchor>
        </w:drawing>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STEP 4 :OBTAIN LEVEL PARTITIONING FROM REACHABILITY MATRIX</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233045</wp:posOffset>
            </wp:positionH>
            <wp:positionV relativeFrom="paragraph">
              <wp:posOffset>202564</wp:posOffset>
            </wp:positionV>
            <wp:extent cx="4178935" cy="3847534"/>
            <wp:effectExtent b="0" l="0" r="0" t="0"/>
            <wp:wrapSquare wrapText="bothSides" distB="57150" distT="57150" distL="57150" distR="57150"/>
            <wp:docPr descr="Screenshot 2024-11-15 155813" id="1073741838" name="image5.png"/>
            <a:graphic>
              <a:graphicData uri="http://schemas.openxmlformats.org/drawingml/2006/picture">
                <pic:pic>
                  <pic:nvPicPr>
                    <pic:cNvPr descr="Screenshot 2024-11-15 155813" id="0" name="image5.png"/>
                    <pic:cNvPicPr preferRelativeResize="0"/>
                  </pic:nvPicPr>
                  <pic:blipFill>
                    <a:blip r:embed="rId15"/>
                    <a:srcRect b="0" l="0" r="1612" t="0"/>
                    <a:stretch>
                      <a:fillRect/>
                    </a:stretch>
                  </pic:blipFill>
                  <pic:spPr>
                    <a:xfrm>
                      <a:off x="0" y="0"/>
                      <a:ext cx="4178935" cy="3847534"/>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WAS THE FINAL GRAPH CONSTRUCTED USING THE LEVEL PARTITIONING</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3587115" cy="2933065"/>
            <wp:effectExtent b="0" l="0" r="0" t="0"/>
            <wp:docPr descr="Screenshot 2024-11-15 155853" id="1073741835" name="image1.png"/>
            <a:graphic>
              <a:graphicData uri="http://schemas.openxmlformats.org/drawingml/2006/picture">
                <pic:pic>
                  <pic:nvPicPr>
                    <pic:cNvPr descr="Screenshot 2024-11-15 155853" id="0" name="image1.png"/>
                    <pic:cNvPicPr preferRelativeResize="0"/>
                  </pic:nvPicPr>
                  <pic:blipFill>
                    <a:blip r:embed="rId16"/>
                    <a:srcRect b="24153" l="1459" r="11212" t="0"/>
                    <a:stretch>
                      <a:fillRect/>
                    </a:stretch>
                  </pic:blipFill>
                  <pic:spPr>
                    <a:xfrm>
                      <a:off x="0" y="0"/>
                      <a:ext cx="3587115" cy="293306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CONCLUSION: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findings suggest that addressing foundational challenges, such as improving multilingual communication tools or training staff in effective customer interactions, could significantly enhance passenger experiences. The structured model also aids in prioritizing solutions, focusing on high-leverage areas to create impact, sustainable improvements in public transportation systems.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ISM analysis provides a clear roadway for stakeholders to tackle these issues systematically, paving the way for an inclusive and efficient transit environment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sectPr>
      <w:headerReference r:id="rId17" w:type="default"/>
      <w:type w:val="nextPage"/>
      <w:pgSz w:h="16840" w:w="1190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hnschrift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sdt>
      <w:sdtPr>
        <w:id w:val="-1535027694"/>
        <w:tag w:val="goog_rdk_1"/>
      </w:sdtPr>
      <w:sdtContent>
        <w:ins w:author="Shyam Sharwan" w:id="0" w:date="2025-08-30T16:41:35Z">
          <w:r w:rsidDel="00000000" w:rsidR="00000000" w:rsidRPr="00000000">
            <w:drawing>
              <wp:anchor allowOverlap="1" behindDoc="0" distB="152400" distT="152400" distL="152400" distR="152400" hidden="0" layoutInCell="1" locked="0" relativeHeight="0" simplePos="0">
                <wp:simplePos x="0" y="0"/>
                <wp:positionH relativeFrom="column">
                  <wp:posOffset>238125</wp:posOffset>
                </wp:positionH>
                <wp:positionV relativeFrom="paragraph">
                  <wp:posOffset>152189</wp:posOffset>
                </wp:positionV>
                <wp:extent cx="5640910" cy="4275029"/>
                <wp:effectExtent b="0" l="0" r="0" t="0"/>
                <wp:wrapSquare wrapText="bothSides" distB="152400" distT="152400" distL="152400" distR="152400"/>
                <wp:docPr descr="pasted-image.png" id="1073741837" name="image2.png"/>
                <a:graphic>
                  <a:graphicData uri="http://schemas.openxmlformats.org/drawingml/2006/picture">
                    <pic:pic>
                      <pic:nvPicPr>
                        <pic:cNvPr descr="pasted-image.png" id="0" name="image2.png"/>
                        <pic:cNvPicPr preferRelativeResize="0"/>
                      </pic:nvPicPr>
                      <pic:blipFill>
                        <a:blip r:embed="rId1"/>
                        <a:srcRect b="0" l="0" r="0" t="0"/>
                        <a:stretch>
                          <a:fillRect/>
                        </a:stretch>
                      </pic:blipFill>
                      <pic:spPr>
                        <a:xfrm>
                          <a:off x="0" y="0"/>
                          <a:ext cx="5640910" cy="4275029"/>
                        </a:xfrm>
                        <a:prstGeom prst="rect"/>
                        <a:ln/>
                      </pic:spPr>
                    </pic:pic>
                  </a:graphicData>
                </a:graphic>
              </wp:anchor>
            </w:drawing>
          </w:r>
        </w:ins>
      </w:sdtContent>
    </w:sdt>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312" w:hanging="312"/>
      </w:pPr>
      <w:rPr>
        <w:b w:val="1"/>
        <w:smallCaps w:val="0"/>
        <w:strike w:val="0"/>
        <w:shd w:fill="auto" w:val="clear"/>
        <w:vertAlign w:val="baseline"/>
      </w:rPr>
    </w:lvl>
    <w:lvl w:ilvl="1">
      <w:start w:val="1"/>
      <w:numFmt w:val="decimal"/>
      <w:lvlText w:val="%2)"/>
      <w:lvlJc w:val="left"/>
      <w:pPr>
        <w:ind w:left="312" w:hanging="312"/>
      </w:pPr>
      <w:rPr>
        <w:b w:val="1"/>
        <w:smallCaps w:val="0"/>
        <w:strike w:val="0"/>
        <w:shd w:fill="auto" w:val="clear"/>
        <w:vertAlign w:val="baseline"/>
      </w:rPr>
    </w:lvl>
    <w:lvl w:ilvl="2">
      <w:start w:val="1"/>
      <w:numFmt w:val="decimal"/>
      <w:lvlText w:val="%3)"/>
      <w:lvlJc w:val="left"/>
      <w:pPr>
        <w:ind w:left="312" w:hanging="312"/>
      </w:pPr>
      <w:rPr>
        <w:b w:val="1"/>
        <w:smallCaps w:val="0"/>
        <w:strike w:val="0"/>
        <w:shd w:fill="auto" w:val="clear"/>
        <w:vertAlign w:val="baseline"/>
      </w:rPr>
    </w:lvl>
    <w:lvl w:ilvl="3">
      <w:start w:val="1"/>
      <w:numFmt w:val="decimal"/>
      <w:lvlText w:val="%4)"/>
      <w:lvlJc w:val="left"/>
      <w:pPr>
        <w:ind w:left="312" w:hanging="312"/>
      </w:pPr>
      <w:rPr>
        <w:b w:val="1"/>
        <w:smallCaps w:val="0"/>
        <w:strike w:val="0"/>
        <w:shd w:fill="auto" w:val="clear"/>
        <w:vertAlign w:val="baseline"/>
      </w:rPr>
    </w:lvl>
    <w:lvl w:ilvl="4">
      <w:start w:val="1"/>
      <w:numFmt w:val="decimal"/>
      <w:lvlText w:val="%5)"/>
      <w:lvlJc w:val="left"/>
      <w:pPr>
        <w:ind w:left="312" w:hanging="312"/>
      </w:pPr>
      <w:rPr>
        <w:b w:val="1"/>
        <w:smallCaps w:val="0"/>
        <w:strike w:val="0"/>
        <w:shd w:fill="auto" w:val="clear"/>
        <w:vertAlign w:val="baseline"/>
      </w:rPr>
    </w:lvl>
    <w:lvl w:ilvl="5">
      <w:start w:val="1"/>
      <w:numFmt w:val="decimal"/>
      <w:lvlText w:val="%6)"/>
      <w:lvlJc w:val="left"/>
      <w:pPr>
        <w:ind w:left="312" w:hanging="312"/>
      </w:pPr>
      <w:rPr>
        <w:b w:val="1"/>
        <w:smallCaps w:val="0"/>
        <w:strike w:val="0"/>
        <w:shd w:fill="auto" w:val="clear"/>
        <w:vertAlign w:val="baseline"/>
      </w:rPr>
    </w:lvl>
    <w:lvl w:ilvl="6">
      <w:start w:val="1"/>
      <w:numFmt w:val="decimal"/>
      <w:lvlText w:val="%7)"/>
      <w:lvlJc w:val="left"/>
      <w:pPr>
        <w:ind w:left="312" w:hanging="312"/>
      </w:pPr>
      <w:rPr>
        <w:b w:val="1"/>
        <w:smallCaps w:val="0"/>
        <w:strike w:val="0"/>
        <w:shd w:fill="auto" w:val="clear"/>
        <w:vertAlign w:val="baseline"/>
      </w:rPr>
    </w:lvl>
    <w:lvl w:ilvl="7">
      <w:start w:val="1"/>
      <w:numFmt w:val="decimal"/>
      <w:lvlText w:val="%8)"/>
      <w:lvlJc w:val="left"/>
      <w:pPr>
        <w:ind w:left="312" w:hanging="312"/>
      </w:pPr>
      <w:rPr>
        <w:b w:val="1"/>
        <w:smallCaps w:val="0"/>
        <w:strike w:val="0"/>
        <w:shd w:fill="auto" w:val="clear"/>
        <w:vertAlign w:val="baseline"/>
      </w:rPr>
    </w:lvl>
    <w:lvl w:ilvl="8">
      <w:start w:val="1"/>
      <w:numFmt w:val="decimal"/>
      <w:lvlText w:val="%9)"/>
      <w:lvlJc w:val="left"/>
      <w:pPr>
        <w:ind w:left="312" w:hanging="312"/>
      </w:pPr>
      <w:rPr>
        <w:b w:val="1"/>
        <w:smallCaps w:val="0"/>
        <w:strike w:val="0"/>
        <w:shd w:fill="auto" w:val="clear"/>
        <w:vertAlign w:val="baseline"/>
      </w:rPr>
    </w:lvl>
  </w:abstractNum>
  <w:abstractNum w:abstractNumId="2">
    <w:lvl w:ilvl="0">
      <w:start w:val="1"/>
      <w:numFmt w:val="decimal"/>
      <w:lvlText w:val="%1)"/>
      <w:lvlJc w:val="left"/>
      <w:pPr>
        <w:ind w:left="312" w:hanging="312"/>
      </w:pPr>
      <w:rPr>
        <w:b w:val="1"/>
        <w:smallCaps w:val="0"/>
        <w:strike w:val="0"/>
        <w:shd w:fill="auto" w:val="clear"/>
        <w:vertAlign w:val="baseline"/>
      </w:rPr>
    </w:lvl>
    <w:lvl w:ilvl="1">
      <w:start w:val="1"/>
      <w:numFmt w:val="decimal"/>
      <w:lvlText w:val="%2)"/>
      <w:lvlJc w:val="left"/>
      <w:pPr>
        <w:ind w:left="312" w:hanging="312"/>
      </w:pPr>
      <w:rPr>
        <w:b w:val="1"/>
        <w:smallCaps w:val="0"/>
        <w:strike w:val="0"/>
        <w:shd w:fill="auto" w:val="clear"/>
        <w:vertAlign w:val="baseline"/>
      </w:rPr>
    </w:lvl>
    <w:lvl w:ilvl="2">
      <w:start w:val="1"/>
      <w:numFmt w:val="decimal"/>
      <w:lvlText w:val="%3)"/>
      <w:lvlJc w:val="left"/>
      <w:pPr>
        <w:ind w:left="312" w:hanging="312"/>
      </w:pPr>
      <w:rPr>
        <w:b w:val="1"/>
        <w:smallCaps w:val="0"/>
        <w:strike w:val="0"/>
        <w:shd w:fill="auto" w:val="clear"/>
        <w:vertAlign w:val="baseline"/>
      </w:rPr>
    </w:lvl>
    <w:lvl w:ilvl="3">
      <w:start w:val="1"/>
      <w:numFmt w:val="decimal"/>
      <w:lvlText w:val="%4)"/>
      <w:lvlJc w:val="left"/>
      <w:pPr>
        <w:ind w:left="312" w:hanging="312"/>
      </w:pPr>
      <w:rPr>
        <w:b w:val="1"/>
        <w:smallCaps w:val="0"/>
        <w:strike w:val="0"/>
        <w:shd w:fill="auto" w:val="clear"/>
        <w:vertAlign w:val="baseline"/>
      </w:rPr>
    </w:lvl>
    <w:lvl w:ilvl="4">
      <w:start w:val="1"/>
      <w:numFmt w:val="decimal"/>
      <w:lvlText w:val="%5)"/>
      <w:lvlJc w:val="left"/>
      <w:pPr>
        <w:ind w:left="312" w:hanging="312"/>
      </w:pPr>
      <w:rPr>
        <w:b w:val="1"/>
        <w:smallCaps w:val="0"/>
        <w:strike w:val="0"/>
        <w:shd w:fill="auto" w:val="clear"/>
        <w:vertAlign w:val="baseline"/>
      </w:rPr>
    </w:lvl>
    <w:lvl w:ilvl="5">
      <w:start w:val="1"/>
      <w:numFmt w:val="decimal"/>
      <w:lvlText w:val="%6)"/>
      <w:lvlJc w:val="left"/>
      <w:pPr>
        <w:ind w:left="312" w:hanging="312"/>
      </w:pPr>
      <w:rPr>
        <w:b w:val="1"/>
        <w:smallCaps w:val="0"/>
        <w:strike w:val="0"/>
        <w:shd w:fill="auto" w:val="clear"/>
        <w:vertAlign w:val="baseline"/>
      </w:rPr>
    </w:lvl>
    <w:lvl w:ilvl="6">
      <w:start w:val="1"/>
      <w:numFmt w:val="decimal"/>
      <w:lvlText w:val="%7)"/>
      <w:lvlJc w:val="left"/>
      <w:pPr>
        <w:ind w:left="312" w:hanging="312"/>
      </w:pPr>
      <w:rPr>
        <w:b w:val="1"/>
        <w:smallCaps w:val="0"/>
        <w:strike w:val="0"/>
        <w:shd w:fill="auto" w:val="clear"/>
        <w:vertAlign w:val="baseline"/>
      </w:rPr>
    </w:lvl>
    <w:lvl w:ilvl="7">
      <w:start w:val="1"/>
      <w:numFmt w:val="decimal"/>
      <w:lvlText w:val="%8)"/>
      <w:lvlJc w:val="left"/>
      <w:pPr>
        <w:ind w:left="312" w:hanging="312"/>
      </w:pPr>
      <w:rPr>
        <w:b w:val="1"/>
        <w:smallCaps w:val="0"/>
        <w:strike w:val="0"/>
        <w:shd w:fill="auto" w:val="clear"/>
        <w:vertAlign w:val="baseline"/>
      </w:rPr>
    </w:lvl>
    <w:lvl w:ilvl="8">
      <w:start w:val="1"/>
      <w:numFmt w:val="decimal"/>
      <w:lvlText w:val="%9)"/>
      <w:lvlJc w:val="left"/>
      <w:pPr>
        <w:ind w:left="312" w:hanging="312"/>
      </w:pPr>
      <w:rPr>
        <w:b w:val="1"/>
        <w:smallCaps w:val="0"/>
        <w:strike w:val="0"/>
        <w:shd w:fill="auto" w:val="clear"/>
        <w:vertAlign w:val="baseline"/>
      </w:rPr>
    </w:lvl>
  </w:abstractNum>
  <w:abstractNum w:abstractNumId="3">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4">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5">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6">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abstractNum w:abstractNumId="7">
    <w:lvl w:ilvl="0">
      <w:start w:val="1"/>
      <w:numFmt w:val="decimal"/>
      <w:lvlText w:val="%1."/>
      <w:lvlJc w:val="left"/>
      <w:pPr>
        <w:ind w:left="232" w:hanging="232"/>
      </w:pPr>
      <w:rPr>
        <w:smallCaps w:val="0"/>
        <w:strike w:val="0"/>
        <w:shd w:fill="auto" w:val="clear"/>
        <w:vertAlign w:val="baseline"/>
      </w:rPr>
    </w:lvl>
    <w:lvl w:ilvl="1">
      <w:start w:val="1"/>
      <w:numFmt w:val="decimal"/>
      <w:lvlText w:val="%2."/>
      <w:lvlJc w:val="left"/>
      <w:pPr>
        <w:ind w:left="1095" w:hanging="295"/>
      </w:pPr>
      <w:rPr>
        <w:smallCaps w:val="0"/>
        <w:strike w:val="0"/>
        <w:shd w:fill="auto" w:val="clear"/>
        <w:vertAlign w:val="baseline"/>
      </w:rPr>
    </w:lvl>
    <w:lvl w:ilvl="2">
      <w:start w:val="1"/>
      <w:numFmt w:val="decimal"/>
      <w:lvlText w:val="%3."/>
      <w:lvlJc w:val="left"/>
      <w:pPr>
        <w:ind w:left="1895" w:hanging="295"/>
      </w:pPr>
      <w:rPr>
        <w:smallCaps w:val="0"/>
        <w:strike w:val="0"/>
        <w:shd w:fill="auto" w:val="clear"/>
        <w:vertAlign w:val="baseline"/>
      </w:rPr>
    </w:lvl>
    <w:lvl w:ilvl="3">
      <w:start w:val="1"/>
      <w:numFmt w:val="decimal"/>
      <w:lvlText w:val="%4."/>
      <w:lvlJc w:val="left"/>
      <w:pPr>
        <w:ind w:left="2695" w:hanging="295"/>
      </w:pPr>
      <w:rPr>
        <w:smallCaps w:val="0"/>
        <w:strike w:val="0"/>
        <w:shd w:fill="auto" w:val="clear"/>
        <w:vertAlign w:val="baseline"/>
      </w:rPr>
    </w:lvl>
    <w:lvl w:ilvl="4">
      <w:start w:val="1"/>
      <w:numFmt w:val="decimal"/>
      <w:lvlText w:val="%5."/>
      <w:lvlJc w:val="left"/>
      <w:pPr>
        <w:ind w:left="3495" w:hanging="295"/>
      </w:pPr>
      <w:rPr>
        <w:smallCaps w:val="0"/>
        <w:strike w:val="0"/>
        <w:shd w:fill="auto" w:val="clear"/>
        <w:vertAlign w:val="baseline"/>
      </w:rPr>
    </w:lvl>
    <w:lvl w:ilvl="5">
      <w:start w:val="1"/>
      <w:numFmt w:val="decimal"/>
      <w:lvlText w:val="%6."/>
      <w:lvlJc w:val="left"/>
      <w:pPr>
        <w:ind w:left="4295" w:hanging="295"/>
      </w:pPr>
      <w:rPr>
        <w:smallCaps w:val="0"/>
        <w:strike w:val="0"/>
        <w:shd w:fill="auto" w:val="clear"/>
        <w:vertAlign w:val="baseline"/>
      </w:rPr>
    </w:lvl>
    <w:lvl w:ilvl="6">
      <w:start w:val="1"/>
      <w:numFmt w:val="decimal"/>
      <w:lvlText w:val="%7."/>
      <w:lvlJc w:val="left"/>
      <w:pPr>
        <w:ind w:left="5095" w:hanging="295"/>
      </w:pPr>
      <w:rPr>
        <w:smallCaps w:val="0"/>
        <w:strike w:val="0"/>
        <w:shd w:fill="auto" w:val="clear"/>
        <w:vertAlign w:val="baseline"/>
      </w:rPr>
    </w:lvl>
    <w:lvl w:ilvl="7">
      <w:start w:val="1"/>
      <w:numFmt w:val="decimal"/>
      <w:lvlText w:val="%8."/>
      <w:lvlJc w:val="left"/>
      <w:pPr>
        <w:ind w:left="5895" w:hanging="295"/>
      </w:pPr>
      <w:rPr>
        <w:smallCaps w:val="0"/>
        <w:strike w:val="0"/>
        <w:shd w:fill="auto" w:val="clear"/>
        <w:vertAlign w:val="baseline"/>
      </w:rPr>
    </w:lvl>
    <w:lvl w:ilvl="8">
      <w:start w:val="1"/>
      <w:numFmt w:val="decimal"/>
      <w:lvlText w:val="%9."/>
      <w:lvlJc w:val="left"/>
      <w:pPr>
        <w:ind w:left="6695" w:hanging="295"/>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Normal.0">
    <w:name w:val="Normal"/>
    <w:next w:val="Normal.0"/>
    <w:pPr>
      <w:keepNext w:val="0"/>
      <w:keepLines w:val="0"/>
      <w:pageBreakBefore w:val="0"/>
      <w:widowControl w:val="1"/>
      <w:shd w:color="auto" w:fill="auto" w:val="clear"/>
      <w:suppressAutoHyphens w:val="0"/>
      <w:bidi w:val="0"/>
      <w:spacing w:after="0" w:before="0" w:line="240" w:lineRule="auto"/>
      <w:ind w:left="0" w:right="0" w:firstLine="0"/>
      <w:jc w:val="both"/>
      <w:outlineLvl w:val="9"/>
    </w:pPr>
    <w:rPr>
      <w:rFonts w:ascii="Calibri" w:cs="Arial Unicode MS" w:eastAsia="Arial Unicode MS" w:hAnsi="Calibri"/>
      <w:b w:val="0"/>
      <w:bCs w:val="0"/>
      <w:i w:val="0"/>
      <w:iCs w:val="0"/>
      <w:caps w:val="0"/>
      <w:smallCaps w:val="0"/>
      <w:strike w:val="0"/>
      <w:dstrike w:val="0"/>
      <w:outline w:val="0"/>
      <w:color w:val="000000"/>
      <w:spacing w:val="0"/>
      <w:kern w:val="2"/>
      <w:position w:val="0"/>
      <w:sz w:val="21"/>
      <w:szCs w:val="21"/>
      <w:u w:color="000000" w:val="none"/>
      <w:shd w:color="auto" w:fill="auto" w:val="nil"/>
      <w:vertAlign w:val="baseline"/>
      <w14:textFill>
        <w14:solidFill>
          <w14:srgbClr w14:val="000000"/>
        </w14:solidFill>
      </w14:textFill>
    </w:rPr>
  </w:style>
  <w:style w:type="numbering" w:styleId="Imported Style 1">
    <w:name w:val="Imported Style 1"/>
    <w:pPr>
      <w:numPr>
        <w:numId w:val="1"/>
      </w:numPr>
    </w:pPr>
  </w:style>
  <w:style w:type="numbering" w:styleId="Numbered">
    <w:name w:val="Numbered"/>
    <w:pPr>
      <w:numPr>
        <w:numId w:val="3"/>
      </w:numPr>
    </w:pPr>
  </w:style>
  <w:style w:type="numbering" w:styleId="Imported Style 2">
    <w:name w:val="Imported Style 2"/>
    <w:pPr>
      <w:numPr>
        <w:numId w:val="9"/>
      </w:numPr>
    </w:pPr>
  </w:style>
  <w:style w:type="paragraph" w:styleId="Normal (Web)">
    <w:name w:val="Normal (Web)"/>
    <w:next w:val="Normal (Web)"/>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3.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jqlU3N6P2Eg8cRMYg5iLA+NJhQ==">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